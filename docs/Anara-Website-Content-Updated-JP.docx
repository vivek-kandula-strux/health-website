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9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36"/>
          <w:sz w:val="48"/>
          <w:szCs w:val="48"/>
          <w:lang w:val="en-IN" w:eastAsia="en-GB"/>
          <w14:ligatures w14:val="none"/>
        </w:rPr>
        <w:t>Anara Health — Website Edit Brief</w:t>
      </w:r>
    </w:p>
    <w:p w14:paraId="60C903D0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Current subtext:</w:t>
      </w:r>
    </w:p>
    <w:p w14:paraId="1AA43B33" w14:textId="40EA2133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Anara brings world-class healthcare to your employees </w:t>
      </w:r>
      <w:r w:rsidR="0074183C">
        <w:rPr>
          <w:rFonts w:eastAsia="Times New Roman" w:cs="Times New Roman"/>
          <w:kern w:val="0"/>
          <w:lang w:val="en-IN" w:eastAsia="en-GB"/>
          <w14:ligatures w14:val="none"/>
        </w:rPr>
        <w:t>-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on-site</w:t>
      </w:r>
      <w:ins w:id="0" w:author="Dr. Jason Paruthi" w:date="2026-05-28T00:15:00Z" w16du:dateUtc="2026-05-28T07:15:00Z">
        <w:r w:rsidR="00A545CD">
          <w:rPr>
            <w:rFonts w:eastAsia="Times New Roman" w:cs="Times New Roman"/>
            <w:kern w:val="0"/>
            <w:lang w:val="en-IN" w:eastAsia="en-GB"/>
            <w14:ligatures w14:val="none"/>
          </w:rPr>
          <w:t xml:space="preserve"> and</w:t>
        </w:r>
      </w:ins>
      <w:del w:id="1" w:author="Dr. Jason Paruthi" w:date="2026-05-28T00:15:00Z" w16du:dateUtc="2026-05-28T07:15:00Z">
        <w:r w:rsidRPr="00F27D86" w:rsidDel="00A545CD">
          <w:rPr>
            <w:rFonts w:eastAsia="Times New Roman" w:cs="Times New Roman"/>
            <w:kern w:val="0"/>
            <w:lang w:val="en-IN" w:eastAsia="en-GB"/>
            <w14:ligatures w14:val="none"/>
          </w:rPr>
          <w:delText>,</w:delText>
        </w:r>
      </w:del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on-demand</w:t>
      </w:r>
      <w:del w:id="2" w:author="Dr. Jason Paruthi" w:date="2026-05-28T00:15:00Z" w16du:dateUtc="2026-05-28T07:15:00Z">
        <w:r w:rsidRPr="00F27D86" w:rsidDel="00A545CD">
          <w:rPr>
            <w:rFonts w:eastAsia="Times New Roman" w:cs="Times New Roman"/>
            <w:kern w:val="0"/>
            <w:lang w:val="en-IN" w:eastAsia="en-GB"/>
            <w14:ligatures w14:val="none"/>
          </w:rPr>
          <w:delText>, and at no cost to them</w:delText>
        </w:r>
      </w:del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. From </w:t>
      </w:r>
      <w:r w:rsidR="00B1258B">
        <w:rPr>
          <w:rFonts w:eastAsia="Times New Roman" w:cs="Times New Roman"/>
          <w:kern w:val="0"/>
          <w:lang w:val="en-IN" w:eastAsia="en-GB"/>
          <w14:ligatures w14:val="none"/>
        </w:rPr>
        <w:t xml:space="preserve">blood tests and 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preventive health checks to specialist teleconsults, we make it easy for your team to stay healthy without leaving the building.</w:t>
      </w:r>
    </w:p>
    <w:p w14:paraId="7456B471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0647FF07">
          <v:rect id="Horizontal Line 2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554EE8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2. STATS BAR (three numbers under hero)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8"/>
      </w:tblGrid>
      <w:tr w:rsidR="00107E25" w:rsidRPr="00F27D86" w14:paraId="0B71E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FDDD" w14:textId="72DD1447" w:rsidR="00107E25" w:rsidRPr="00F27D86" w:rsidRDefault="00107E25" w:rsidP="00F27D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val="en-IN" w:eastAsia="en-GB"/>
                <w14:ligatures w14:val="none"/>
              </w:rPr>
            </w:pPr>
          </w:p>
        </w:tc>
      </w:tr>
      <w:tr w:rsidR="00107E25" w:rsidRPr="00F27D86" w14:paraId="6F44B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F291" w14:textId="5F691AF7" w:rsidR="00107E25" w:rsidRPr="00F27D86" w:rsidRDefault="00107E25" w:rsidP="00F27D86">
            <w:pPr>
              <w:spacing w:after="0" w:line="240" w:lineRule="auto"/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</w:pPr>
            <w:r w:rsidRPr="00107E25">
              <w:rPr>
                <w:rFonts w:eastAsia="Times New Roman" w:cs="Times New Roman"/>
                <w:b/>
                <w:bCs/>
                <w:kern w:val="0"/>
                <w:lang w:val="en-IN" w:eastAsia="en-GB"/>
                <w14:ligatures w14:val="none"/>
              </w:rPr>
              <w:t>85%</w:t>
            </w:r>
            <w:r w:rsidRPr="00F27D86"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  <w:t>participation rates with Anara healthcare services</w:t>
            </w:r>
          </w:p>
        </w:tc>
      </w:tr>
      <w:tr w:rsidR="00107E25" w:rsidRPr="00F27D86" w14:paraId="4055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A35A" w14:textId="4946DC5C" w:rsidR="00107E25" w:rsidRPr="00F27D86" w:rsidRDefault="00107E25" w:rsidP="00F27D86">
            <w:pPr>
              <w:spacing w:after="0" w:line="240" w:lineRule="auto"/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IN" w:eastAsia="en-GB"/>
                <w14:ligatures w14:val="none"/>
              </w:rPr>
              <w:t>9 out of 10</w:t>
            </w:r>
            <w:r w:rsidRPr="00F27D86"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  <w:t xml:space="preserve"> average satisfaction score</w:t>
            </w:r>
          </w:p>
        </w:tc>
      </w:tr>
      <w:tr w:rsidR="00107E25" w:rsidRPr="00F27D86" w14:paraId="60ED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2F82" w14:textId="638EA858" w:rsidR="00107E25" w:rsidRPr="00F27D86" w:rsidRDefault="00107E25" w:rsidP="00F27D86">
            <w:pPr>
              <w:spacing w:after="0" w:line="240" w:lineRule="auto"/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IN" w:eastAsia="en-GB"/>
                <w14:ligatures w14:val="none"/>
              </w:rPr>
              <w:t xml:space="preserve">130+ </w:t>
            </w:r>
            <w:r w:rsidRPr="00107E25">
              <w:rPr>
                <w:rFonts w:eastAsia="Times New Roman" w:cs="Times New Roman"/>
                <w:kern w:val="0"/>
                <w:lang w:val="en-IN" w:eastAsia="en-GB"/>
                <w14:ligatures w14:val="none"/>
              </w:rPr>
              <w:t>clinic partners across India</w:t>
            </w:r>
          </w:p>
        </w:tc>
      </w:tr>
    </w:tbl>
    <w:p w14:paraId="30B3A86F" w14:textId="77777777" w:rsidR="00F86371" w:rsidRPr="00F86371" w:rsidRDefault="00F86371" w:rsidP="00F8637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trike/>
          <w:spacing w:val="2"/>
          <w:kern w:val="0"/>
          <w:sz w:val="17"/>
          <w:szCs w:val="17"/>
          <w:lang w:val="en-IN" w:eastAsia="en-GB"/>
          <w14:ligatures w14:val="none"/>
          <w:rPrChange w:id="3" w:author="Dr. Jason Paruthi" w:date="2026-05-28T00:19:00Z" w16du:dateUtc="2026-05-28T07:19:00Z">
            <w:rPr>
              <w:rFonts w:ascii="Times New Roman" w:eastAsia="Times New Roman" w:hAnsi="Times New Roman" w:cs="Times New Roman"/>
              <w:spacing w:val="2"/>
              <w:kern w:val="0"/>
              <w:sz w:val="17"/>
              <w:szCs w:val="17"/>
              <w:lang w:val="en-IN" w:eastAsia="en-GB"/>
              <w14:ligatures w14:val="none"/>
            </w:rPr>
          </w:rPrChange>
        </w:rPr>
      </w:pPr>
      <w:r w:rsidRPr="00F86371">
        <w:rPr>
          <w:rFonts w:ascii="Times New Roman" w:eastAsia="Times New Roman" w:hAnsi="Times New Roman" w:cs="Times New Roman"/>
          <w:strike/>
          <w:spacing w:val="2"/>
          <w:kern w:val="0"/>
          <w:sz w:val="17"/>
          <w:szCs w:val="17"/>
          <w:lang w:val="en-IN" w:eastAsia="en-GB"/>
          <w14:ligatures w14:val="none"/>
          <w:rPrChange w:id="4" w:author="Dr. Jason Paruthi" w:date="2026-05-28T00:19:00Z" w16du:dateUtc="2026-05-28T07:19:00Z">
            <w:rPr>
              <w:rFonts w:ascii="Times New Roman" w:eastAsia="Times New Roman" w:hAnsi="Times New Roman" w:cs="Times New Roman"/>
              <w:spacing w:val="2"/>
              <w:kern w:val="0"/>
              <w:sz w:val="17"/>
              <w:szCs w:val="17"/>
              <w:lang w:val="en-IN" w:eastAsia="en-GB"/>
              <w14:ligatures w14:val="none"/>
            </w:rPr>
          </w:rPrChange>
        </w:rPr>
        <w:t>Based on enrolled employee usage across active Anara corporate accounts, trailing 12 months to April 2026.</w:t>
      </w:r>
    </w:p>
    <w:p w14:paraId="77517C38" w14:textId="77777777" w:rsidR="00F86371" w:rsidRPr="00F86371" w:rsidRDefault="00F86371" w:rsidP="00F8637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GB"/>
          <w14:ligatures w14:val="none"/>
        </w:rPr>
      </w:pPr>
    </w:p>
    <w:p w14:paraId="26674C0E" w14:textId="77777777" w:rsidR="00F86371" w:rsidRDefault="00F86371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</w:p>
    <w:p w14:paraId="321F3A12" w14:textId="324544A5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A221FC">
        <w:rPr>
          <w:rFonts w:eastAsia="Times New Roman" w:cs="Times New Roman"/>
          <w:noProof/>
          <w:kern w:val="0"/>
          <w:lang w:val="en-IN" w:eastAsia="en-GB"/>
        </w:rPr>
        <w:pict w14:anchorId="7045D06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A7EB1AD" w14:textId="77777777" w:rsidR="00D57959" w:rsidRDefault="00F27D86" w:rsidP="00D579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3</w:t>
      </w:r>
    </w:p>
    <w:p w14:paraId="6CA93A5E" w14:textId="045E7613" w:rsidR="00F27D86" w:rsidRPr="00F27D86" w:rsidRDefault="00F27D86" w:rsidP="00D5795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Trained &amp; </w:t>
      </w:r>
      <w:r w:rsidR="00FB4985">
        <w:rPr>
          <w:rFonts w:eastAsia="Times New Roman" w:cs="Times New Roman"/>
          <w:kern w:val="0"/>
          <w:lang w:val="en-IN" w:eastAsia="en-GB"/>
          <w14:ligatures w14:val="none"/>
        </w:rPr>
        <w:t>P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artnered with</w:t>
      </w:r>
      <w:r w:rsidR="00FB4985">
        <w:rPr>
          <w:rFonts w:eastAsia="Times New Roman" w:cs="Times New Roman"/>
          <w:kern w:val="0"/>
          <w:lang w:val="en-IN" w:eastAsia="en-GB"/>
          <w14:ligatures w14:val="none"/>
        </w:rPr>
        <w:t>:</w:t>
      </w:r>
    </w:p>
    <w:p w14:paraId="33312069" w14:textId="60F213FA" w:rsid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Apollo Hospitals · Harvard Medical School · </w:t>
      </w:r>
      <w:del w:id="5" w:author="Dr. Jason Paruthi" w:date="2026-05-28T00:19:00Z" w16du:dateUtc="2026-05-28T07:19:00Z">
        <w:r w:rsidRPr="00F27D86" w:rsidDel="00F86371">
          <w:rPr>
            <w:rFonts w:eastAsia="Times New Roman" w:cs="Times New Roman"/>
            <w:kern w:val="0"/>
            <w:lang w:val="en-IN" w:eastAsia="en-GB"/>
            <w14:ligatures w14:val="none"/>
          </w:rPr>
          <w:delText>NASA Ames</w:delText>
        </w:r>
      </w:del>
      <w:ins w:id="6" w:author="Dr. Jason Paruthi" w:date="2026-05-28T00:19:00Z" w16du:dateUtc="2026-05-28T07:19:00Z">
        <w:r w:rsidR="00F86371">
          <w:rPr>
            <w:rFonts w:eastAsia="Times New Roman" w:cs="Times New Roman"/>
            <w:kern w:val="0"/>
            <w:lang w:val="en-IN" w:eastAsia="en-GB"/>
            <w14:ligatures w14:val="none"/>
          </w:rPr>
          <w:t>AIIMS</w:t>
        </w:r>
      </w:ins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· </w:t>
      </w:r>
      <w:del w:id="7" w:author="Dr. Jason Paruthi" w:date="2026-05-28T00:19:00Z" w16du:dateUtc="2026-05-28T07:19:00Z">
        <w:r w:rsidRPr="00F27D86" w:rsidDel="00F86371">
          <w:rPr>
            <w:rFonts w:eastAsia="Times New Roman" w:cs="Times New Roman"/>
            <w:kern w:val="0"/>
            <w:lang w:val="en-IN" w:eastAsia="en-GB"/>
            <w14:ligatures w14:val="none"/>
          </w:rPr>
          <w:delText>Ex-</w:delText>
        </w:r>
      </w:del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Indian Armed Forces</w:t>
      </w:r>
    </w:p>
    <w:p w14:paraId="297BF8CA" w14:textId="036C53C0" w:rsidR="00FB4985" w:rsidRPr="00F27D86" w:rsidRDefault="00FB4985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ins w:id="8" w:author="Dr. Jason Paruthi" w:date="2026-05-28T00:21:00Z" w16du:dateUtc="2026-05-28T07:21:00Z">
        <w:r>
          <w:rPr>
            <w:rFonts w:eastAsia="Times New Roman" w:cs="Times New Roman"/>
            <w:kern w:val="0"/>
            <w:lang w:val="en-IN" w:eastAsia="en-GB"/>
            <w14:ligatures w14:val="none"/>
          </w:rPr>
          <w:t>[Delete “OUR CREDENTIALS” section]</w:t>
        </w:r>
      </w:ins>
    </w:p>
    <w:p w14:paraId="36036918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A221FC">
        <w:rPr>
          <w:rFonts w:eastAsia="Times New Roman" w:cs="Times New Roman"/>
          <w:noProof/>
          <w:kern w:val="0"/>
          <w:lang w:val="en-IN" w:eastAsia="en-GB"/>
        </w:rPr>
        <w:pict w14:anchorId="1D2C339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BE39B61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4. PARTICIPATION GAP SECTION</w:t>
      </w:r>
    </w:p>
    <w:p w14:paraId="39233793" w14:textId="68A8D253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Your benefits programme is strong. Your </w:t>
      </w:r>
      <w:r w:rsidRPr="00BD4CF6">
        <w:rPr>
          <w:rFonts w:eastAsia="Times New Roman" w:cs="Times New Roman"/>
          <w:i/>
          <w:iCs/>
          <w:color w:val="8F108D"/>
          <w:kern w:val="0"/>
          <w:lang w:val="en-IN" w:eastAsia="en-GB"/>
          <w14:ligatures w14:val="none"/>
        </w:rPr>
        <w:t>participation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isn't.</w:t>
      </w:r>
    </w:p>
    <w:p w14:paraId="12317646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A221FC">
        <w:rPr>
          <w:rFonts w:eastAsia="Times New Roman" w:cs="Times New Roman"/>
          <w:noProof/>
          <w:kern w:val="0"/>
          <w:lang w:val="en-IN" w:eastAsia="en-GB"/>
        </w:rPr>
        <w:pict w14:anchorId="77764A9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E9326D0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5. SERVICES SECTION</w:t>
      </w:r>
    </w:p>
    <w:p w14:paraId="3E44A2B3" w14:textId="49BEC291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"Everything your workforce needs. One unified programme."</w:t>
      </w:r>
    </w:p>
    <w:p w14:paraId="4801B6D0" w14:textId="353B2B13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Box 1</w:t>
      </w:r>
      <w:r w:rsidR="007A6F7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:</w:t>
      </w: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 xml:space="preserve"> On-Site Health Checks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</w:t>
      </w:r>
    </w:p>
    <w:p w14:paraId="6DEAA565" w14:textId="4B08BA22" w:rsidR="00F1187A" w:rsidRPr="00F1187A" w:rsidRDefault="002C1060" w:rsidP="00F11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kern w:val="0"/>
          <w:lang w:val="en-IN" w:eastAsia="en-GB"/>
          <w14:ligatures w14:val="none"/>
        </w:rPr>
        <w:t>On-site</w:t>
      </w:r>
      <w:r w:rsidR="00F1187A" w:rsidRPr="00F1187A">
        <w:rPr>
          <w:rFonts w:eastAsia="Times New Roman" w:cs="Times New Roman"/>
          <w:kern w:val="0"/>
          <w:lang w:val="en-IN"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lang w:val="en-IN" w:eastAsia="en-GB"/>
          <w14:ligatures w14:val="none"/>
        </w:rPr>
        <w:t xml:space="preserve">blood tests and </w:t>
      </w:r>
      <w:r w:rsidR="00F1187A" w:rsidRPr="00F1187A">
        <w:rPr>
          <w:rFonts w:eastAsia="Times New Roman" w:cs="Times New Roman"/>
          <w:kern w:val="0"/>
          <w:lang w:val="en-IN" w:eastAsia="en-GB"/>
          <w14:ligatures w14:val="none"/>
        </w:rPr>
        <w:t>health check</w:t>
      </w:r>
      <w:r w:rsidR="00F244D9">
        <w:rPr>
          <w:rFonts w:eastAsia="Times New Roman" w:cs="Times New Roman"/>
          <w:kern w:val="0"/>
          <w:lang w:val="en-IN" w:eastAsia="en-GB"/>
          <w14:ligatures w14:val="none"/>
        </w:rPr>
        <w:t>s</w:t>
      </w:r>
      <w:r w:rsidR="00F1187A" w:rsidRPr="00F1187A">
        <w:rPr>
          <w:rFonts w:eastAsia="Times New Roman" w:cs="Times New Roman"/>
          <w:kern w:val="0"/>
          <w:lang w:val="en-IN" w:eastAsia="en-GB"/>
          <w14:ligatures w14:val="none"/>
        </w:rPr>
        <w:t>, with trusted, consistent doctors and nurses</w:t>
      </w:r>
    </w:p>
    <w:p w14:paraId="45F82DE1" w14:textId="70C7DEE4" w:rsidR="00F1187A" w:rsidRDefault="00F1187A" w:rsidP="00F11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1187A">
        <w:rPr>
          <w:rFonts w:eastAsia="Times New Roman" w:cs="Times New Roman"/>
          <w:kern w:val="0"/>
          <w:lang w:val="en-IN" w:eastAsia="en-GB"/>
          <w14:ligatures w14:val="none"/>
        </w:rPr>
        <w:lastRenderedPageBreak/>
        <w:t>Screening for chronic conditions, cancer early detection, urgent problems, and mental wellbeing</w:t>
      </w:r>
    </w:p>
    <w:p w14:paraId="11AF6E2D" w14:textId="2453D1DE" w:rsidR="00F27D86" w:rsidRPr="009262F7" w:rsidRDefault="009262F7" w:rsidP="00926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9262F7">
        <w:rPr>
          <w:rFonts w:eastAsia="Times New Roman" w:cs="Times New Roman"/>
          <w:kern w:val="0"/>
          <w:lang w:val="en-IN" w:eastAsia="en-GB"/>
          <w14:ligatures w14:val="none"/>
        </w:rPr>
        <w:t>Digital health record access to diagnostics results and consultation reports.</w:t>
      </w:r>
    </w:p>
    <w:p w14:paraId="122278E9" w14:textId="06088990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Box 2 — Ongoing Care &amp; On-Demand Telehealth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</w:t>
      </w:r>
    </w:p>
    <w:p w14:paraId="4F853DD6" w14:textId="6EDB5BBE" w:rsidR="00F27D86" w:rsidRPr="00F27D86" w:rsidRDefault="00E563D1" w:rsidP="00F27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kern w:val="0"/>
          <w:lang w:val="en-IN" w:eastAsia="en-GB"/>
          <w14:ligatures w14:val="none"/>
        </w:rPr>
        <w:t>Follow up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clinic days with doctors who know your workforce</w:t>
      </w:r>
    </w:p>
    <w:p w14:paraId="45A2279D" w14:textId="08C37D5E" w:rsidR="00F27D86" w:rsidRDefault="006550AE" w:rsidP="00F27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kern w:val="0"/>
          <w:lang w:val="en-IN" w:eastAsia="en-GB"/>
          <w14:ligatures w14:val="none"/>
        </w:rPr>
        <w:t xml:space="preserve">On Demand </w:t>
      </w:r>
      <w:r w:rsidR="00E563D1">
        <w:rPr>
          <w:rFonts w:eastAsia="Times New Roman" w:cs="Times New Roman"/>
          <w:kern w:val="0"/>
          <w:lang w:val="en-IN" w:eastAsia="en-GB"/>
          <w14:ligatures w14:val="none"/>
        </w:rPr>
        <w:t>Telehealth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consultation</w:t>
      </w:r>
      <w:r w:rsidR="00E563D1">
        <w:rPr>
          <w:rFonts w:eastAsia="Times New Roman" w:cs="Times New Roman"/>
          <w:kern w:val="0"/>
          <w:lang w:val="en-IN" w:eastAsia="en-GB"/>
          <w14:ligatures w14:val="none"/>
        </w:rPr>
        <w:t>s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</w:t>
      </w:r>
      <w:r w:rsidR="0036505F">
        <w:rPr>
          <w:rFonts w:eastAsia="Times New Roman" w:cs="Times New Roman"/>
          <w:kern w:val="0"/>
          <w:lang w:val="en-IN" w:eastAsia="en-GB"/>
          <w14:ligatures w14:val="none"/>
        </w:rPr>
        <w:t>for employee and family</w:t>
      </w:r>
    </w:p>
    <w:p w14:paraId="545CAA82" w14:textId="5F412600" w:rsidR="006550AE" w:rsidRPr="0036505F" w:rsidRDefault="0036505F" w:rsidP="00365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36505F">
        <w:rPr>
          <w:rFonts w:eastAsia="Times New Roman" w:cs="Times New Roman"/>
          <w:kern w:val="0"/>
          <w:lang w:val="en-IN" w:eastAsia="en-GB"/>
          <w14:ligatures w14:val="none"/>
        </w:rPr>
        <w:t>Off-site master health checks and additional diagnostic testing</w:t>
      </w:r>
      <w:r>
        <w:rPr>
          <w:rFonts w:eastAsia="Times New Roman" w:cs="Times New Roman"/>
          <w:kern w:val="0"/>
          <w:lang w:val="en-IN" w:eastAsia="en-GB"/>
          <w14:ligatures w14:val="none"/>
        </w:rPr>
        <w:t xml:space="preserve"> available</w:t>
      </w:r>
    </w:p>
    <w:p w14:paraId="0AF29E17" w14:textId="0042A7D8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Box 3 — Parents &amp; Elderly Care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</w:t>
      </w:r>
    </w:p>
    <w:p w14:paraId="18A79EF1" w14:textId="77777777" w:rsidR="00F27D86" w:rsidRPr="00F27D86" w:rsidRDefault="00F27D86" w:rsidP="00F27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Dedicated care managers for employees' parents and elderly family members</w:t>
      </w:r>
    </w:p>
    <w:p w14:paraId="71893B12" w14:textId="30509B26" w:rsidR="00F27D86" w:rsidRPr="00F27D86" w:rsidRDefault="00F27D86" w:rsidP="00F27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Weekly home visits </w:t>
      </w:r>
      <w:r w:rsidR="00A52FB3">
        <w:rPr>
          <w:rFonts w:eastAsia="Times New Roman" w:cs="Times New Roman"/>
          <w:kern w:val="0"/>
          <w:lang w:val="en-IN" w:eastAsia="en-GB"/>
          <w14:ligatures w14:val="none"/>
        </w:rPr>
        <w:t xml:space="preserve">available 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across service cities</w:t>
      </w:r>
    </w:p>
    <w:p w14:paraId="38AC123B" w14:textId="77777777" w:rsidR="00F27D86" w:rsidRPr="00F27D86" w:rsidRDefault="00F27D86" w:rsidP="00F27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Medication management, hospital accompaniment, lab coordination</w:t>
      </w:r>
    </w:p>
    <w:p w14:paraId="21B6B1B0" w14:textId="5747F2EC" w:rsidR="00F27D86" w:rsidRPr="00F27D86" w:rsidRDefault="00A52FB3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PLUS</w:t>
      </w:r>
    </w:p>
    <w:p w14:paraId="78CB7A56" w14:textId="77777777" w:rsidR="00F27D86" w:rsidRPr="00F27D86" w:rsidRDefault="00F27D86" w:rsidP="00F27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Executive Health</w:t>
      </w:r>
    </w:p>
    <w:p w14:paraId="3121276F" w14:textId="77777777" w:rsidR="00F27D86" w:rsidRPr="00F27D86" w:rsidRDefault="00F27D86" w:rsidP="00F27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Specialty Clinics</w:t>
      </w:r>
    </w:p>
    <w:p w14:paraId="5FF2A045" w14:textId="77777777" w:rsidR="00F27D86" w:rsidRPr="00F27D86" w:rsidRDefault="00F27D86" w:rsidP="00F27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Women's Health</w:t>
      </w:r>
    </w:p>
    <w:p w14:paraId="79FB53D3" w14:textId="77777777" w:rsidR="00F27D86" w:rsidRPr="00F27D86" w:rsidRDefault="00F27D86" w:rsidP="00F27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Vaccines</w:t>
      </w:r>
    </w:p>
    <w:p w14:paraId="39CBC0E9" w14:textId="6AA665D4" w:rsidR="00F27D86" w:rsidRPr="00F27D86" w:rsidRDefault="00F27D86" w:rsidP="00F27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Workplace Wellness </w:t>
      </w:r>
    </w:p>
    <w:p w14:paraId="58B47CD7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A221FC">
        <w:rPr>
          <w:rFonts w:eastAsia="Times New Roman" w:cs="Times New Roman"/>
          <w:noProof/>
          <w:kern w:val="0"/>
          <w:lang w:val="en-IN" w:eastAsia="en-GB"/>
        </w:rPr>
        <w:pict w14:anchorId="2DEA8A6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F2627EA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6. HOW IT WORKS SECTION</w:t>
      </w:r>
    </w:p>
    <w:p w14:paraId="15D5ED63" w14:textId="66AD1F2C" w:rsidR="00F27D86" w:rsidRPr="00F27D86" w:rsidRDefault="00261B7A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 xml:space="preserve">          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>"Up and running in 2 weeks. No IT integration required."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br/>
      </w:r>
      <w:r w:rsidR="00F27D86"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Keep this headline — it's working well.</w:t>
      </w:r>
    </w:p>
    <w:p w14:paraId="4B00BD57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Update the four step labels and descriptions:</w:t>
      </w:r>
    </w:p>
    <w:p w14:paraId="766C8C4B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Step 1 — Discovery Call</w:t>
      </w:r>
    </w:p>
    <w:p w14:paraId="3D4F0358" w14:textId="1193A2B6" w:rsidR="00F27D86" w:rsidRPr="00F27D86" w:rsidRDefault="00F27D86" w:rsidP="00F27D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30 minutes to understand your workforce and existing benefits. We return with a tailored proposal.</w:t>
      </w:r>
    </w:p>
    <w:p w14:paraId="1B40289A" w14:textId="216A0A2A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Step 2 — Welcome &amp; Onboard</w:t>
      </w:r>
    </w:p>
    <w:p w14:paraId="0762696D" w14:textId="77777777" w:rsidR="00F27D86" w:rsidRDefault="00F27D86" w:rsidP="00F27D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We handle scheduling, employee communications, app setup, and on-site orientation.</w:t>
      </w:r>
    </w:p>
    <w:p w14:paraId="65732707" w14:textId="1C688043" w:rsidR="00F27D86" w:rsidRPr="00F27D86" w:rsidRDefault="006E0FF6" w:rsidP="006E0F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We b</w:t>
      </w:r>
      <w:r w:rsidRPr="006E0FF6">
        <w:rPr>
          <w:rFonts w:eastAsia="Times New Roman" w:cs="Times New Roman"/>
          <w:kern w:val="0"/>
          <w:lang w:eastAsia="en-GB"/>
          <w14:ligatures w14:val="none"/>
        </w:rPr>
        <w:t>uild trust with Lenovo team leaders</w:t>
      </w:r>
    </w:p>
    <w:p w14:paraId="0DAD2CBC" w14:textId="1A83DFB0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Step 3 — On-Site Blood Tests &amp; Health Check</w:t>
      </w:r>
    </w:p>
    <w:p w14:paraId="4799DF12" w14:textId="3BCCC55E" w:rsidR="00F27D86" w:rsidRDefault="00F27D86" w:rsidP="00F27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lastRenderedPageBreak/>
        <w:t xml:space="preserve">Anara arrives on-site on the agreed schedule with everything set up </w:t>
      </w:r>
      <w:r w:rsidR="00CA2839">
        <w:rPr>
          <w:rFonts w:eastAsia="Times New Roman" w:cs="Times New Roman"/>
          <w:kern w:val="0"/>
          <w:lang w:val="en-IN" w:eastAsia="en-GB"/>
          <w14:ligatures w14:val="none"/>
        </w:rPr>
        <w:t>-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physicians, equipment, and lab logistics.</w:t>
      </w:r>
    </w:p>
    <w:p w14:paraId="3C07E617" w14:textId="0458CCB3" w:rsidR="00CA2839" w:rsidRPr="00F27D86" w:rsidRDefault="00CA2839" w:rsidP="00F27D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CA2839">
        <w:rPr>
          <w:rFonts w:eastAsia="Times New Roman" w:cs="Times New Roman"/>
          <w:kern w:val="0"/>
          <w:lang w:val="en-IN" w:eastAsia="en-GB"/>
          <w14:ligatures w14:val="none"/>
        </w:rPr>
        <w:t>Every employee receives follow-up personalised to their results.</w:t>
      </w:r>
    </w:p>
    <w:p w14:paraId="750F86E9" w14:textId="1555B9E4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Step 4 — Continuous Care</w:t>
      </w:r>
    </w:p>
    <w:p w14:paraId="6FB77C85" w14:textId="77777777" w:rsidR="00F27D86" w:rsidRDefault="00F27D86" w:rsidP="00F27D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Keep existing copy about monthly aggregate health reports and quarterly HR reviews.</w:t>
      </w:r>
    </w:p>
    <w:p w14:paraId="2AC57726" w14:textId="2EC55D0C" w:rsidR="00CA2839" w:rsidRPr="00CA2839" w:rsidRDefault="00CA2839" w:rsidP="00CA283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lang w:val="en-IN" w:eastAsia="en-GB"/>
          <w14:ligatures w14:val="none"/>
        </w:rPr>
      </w:pPr>
      <w:r w:rsidRPr="00CA2839">
        <w:rPr>
          <w:rFonts w:eastAsia="Times New Roman" w:cs="Times New Roman"/>
          <w:kern w:val="0"/>
          <w:lang w:val="en-IN" w:eastAsia="en-GB"/>
          <w14:ligatures w14:val="none"/>
        </w:rPr>
        <w:t>Monthly check-ins for chronic condition employees, on demand telehealth, follow up clinics, annual pop</w:t>
      </w:r>
      <w:r w:rsidR="008720CB">
        <w:rPr>
          <w:rFonts w:eastAsia="Times New Roman" w:cs="Times New Roman"/>
          <w:kern w:val="0"/>
          <w:lang w:val="en-IN" w:eastAsia="en-GB"/>
          <w14:ligatures w14:val="none"/>
        </w:rPr>
        <w:t>ulation</w:t>
      </w:r>
      <w:r w:rsidRPr="00CA2839">
        <w:rPr>
          <w:rFonts w:eastAsia="Times New Roman" w:cs="Times New Roman"/>
          <w:kern w:val="0"/>
          <w:lang w:val="en-IN" w:eastAsia="en-GB"/>
          <w14:ligatures w14:val="none"/>
        </w:rPr>
        <w:t xml:space="preserve"> health report delivered to </w:t>
      </w:r>
      <w:r w:rsidR="008720CB">
        <w:rPr>
          <w:rFonts w:eastAsia="Times New Roman" w:cs="Times New Roman"/>
          <w:kern w:val="0"/>
          <w:lang w:val="en-IN" w:eastAsia="en-GB"/>
          <w14:ligatures w14:val="none"/>
        </w:rPr>
        <w:t>your</w:t>
      </w:r>
      <w:r w:rsidRPr="00CA2839">
        <w:rPr>
          <w:rFonts w:eastAsia="Times New Roman" w:cs="Times New Roman"/>
          <w:kern w:val="0"/>
          <w:lang w:val="en-IN" w:eastAsia="en-GB"/>
          <w14:ligatures w14:val="none"/>
        </w:rPr>
        <w:t xml:space="preserve"> HR</w:t>
      </w:r>
    </w:p>
    <w:p w14:paraId="0BC54988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A221FC">
        <w:rPr>
          <w:rFonts w:eastAsia="Times New Roman" w:cs="Times New Roman"/>
          <w:noProof/>
          <w:kern w:val="0"/>
          <w:lang w:val="en-IN" w:eastAsia="en-GB"/>
        </w:rPr>
        <w:pict w14:anchorId="142EED0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A849584" w14:textId="77777777" w:rsidR="00FA7CB9" w:rsidRDefault="00F27D86" w:rsidP="00FA7C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7. PILOT SECTION</w:t>
      </w:r>
    </w:p>
    <w:p w14:paraId="2C4698BB" w14:textId="15AEA30F" w:rsidR="00F27D86" w:rsidRPr="00FA7CB9" w:rsidRDefault="00F27D86" w:rsidP="00FA7C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br/>
      </w: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Change to: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"Start with 100 employees. Scale when you're ready."</w:t>
      </w:r>
      <w:r w:rsidR="00FA7CB9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br/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br/>
      </w: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Change to: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"Minimum 100 employees from a workforce of 200+"</w:t>
      </w:r>
    </w:p>
    <w:p w14:paraId="19495D4E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A221FC">
        <w:rPr>
          <w:rFonts w:eastAsia="Times New Roman" w:cs="Times New Roman"/>
          <w:noProof/>
          <w:kern w:val="0"/>
          <w:lang w:val="en-IN" w:eastAsia="en-GB"/>
        </w:rPr>
        <w:pict w14:anchorId="48C33FB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8D35CE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8. CARE TEAM SECTION ("Real people, not an org chart")</w:t>
      </w:r>
    </w:p>
    <w:p w14:paraId="7A55E9B6" w14:textId="318850AD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 xml:space="preserve">Doctor card </w:t>
      </w:r>
    </w:p>
    <w:p w14:paraId="4CF3EF11" w14:textId="5D972A41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Current: "MBBS and MD physicians trained in preventive care. Available on-site for clinic days and on WhatsApp for follow-up. Not teleconsultation operators —</w:t>
      </w:r>
      <w:del w:id="9" w:author="Dr. Jason Paruthi" w:date="2026-05-28T01:05:00Z" w16du:dateUtc="2026-05-28T08:05:00Z">
        <w:r w:rsidRPr="00F27D86" w:rsidDel="0039797D">
          <w:rPr>
            <w:rFonts w:eastAsia="Times New Roman" w:cs="Times New Roman"/>
            <w:kern w:val="0"/>
            <w:lang w:val="en-IN" w:eastAsia="en-GB"/>
            <w14:ligatures w14:val="none"/>
          </w:rPr>
          <w:delText xml:space="preserve"> </w:delText>
        </w:r>
      </w:del>
      <w:ins w:id="10" w:author="Dr. Jason Paruthi" w:date="2026-05-28T01:05:00Z" w16du:dateUtc="2026-05-28T08:05:00Z">
        <w:r w:rsidR="0039797D">
          <w:rPr>
            <w:rFonts w:eastAsia="Times New Roman" w:cs="Times New Roman"/>
            <w:kern w:val="0"/>
            <w:lang w:val="en-IN" w:eastAsia="en-GB"/>
            <w14:ligatures w14:val="none"/>
          </w:rPr>
          <w:t xml:space="preserve"> </w:t>
        </w:r>
      </w:ins>
      <w:del w:id="11" w:author="Dr. Jason Paruthi" w:date="2026-05-28T01:05:00Z" w16du:dateUtc="2026-05-28T08:05:00Z">
        <w:r w:rsidRPr="00F27D86" w:rsidDel="0039797D">
          <w:rPr>
            <w:rFonts w:eastAsia="Times New Roman" w:cs="Times New Roman"/>
            <w:kern w:val="0"/>
            <w:lang w:val="en-IN" w:eastAsia="en-GB"/>
            <w14:ligatures w14:val="none"/>
          </w:rPr>
          <w:delText xml:space="preserve">generalist </w:delText>
        </w:r>
      </w:del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doctors who know your workforce."</w:t>
      </w:r>
    </w:p>
    <w:p w14:paraId="468CF83B" w14:textId="69D84F78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 xml:space="preserve">Care Manager card </w:t>
      </w:r>
    </w:p>
    <w:p w14:paraId="2A52F09D" w14:textId="6942369B" w:rsidR="00F27D86" w:rsidRPr="00F27D86" w:rsidRDefault="00540537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rFonts w:eastAsia="Times New Roman" w:cs="Times New Roman"/>
          <w:kern w:val="0"/>
          <w:lang w:val="en-IN" w:eastAsia="en-GB"/>
          <w14:ligatures w14:val="none"/>
        </w:rPr>
        <w:t>R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>etired Indian Armed Forces personnel, nurses, and trained caregivers</w:t>
      </w:r>
      <w:r>
        <w:rPr>
          <w:rFonts w:eastAsia="Times New Roman" w:cs="Times New Roman"/>
          <w:kern w:val="0"/>
          <w:lang w:val="en-IN" w:eastAsia="en-GB"/>
          <w14:ligatures w14:val="none"/>
        </w:rPr>
        <w:t xml:space="preserve"> for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your employees and their families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. They do home visits, manage hospital accompaniment, </w:t>
      </w:r>
      <w:r>
        <w:rPr>
          <w:rFonts w:eastAsia="Times New Roman" w:cs="Times New Roman"/>
          <w:kern w:val="0"/>
          <w:lang w:val="en-IN" w:eastAsia="en-GB"/>
          <w14:ligatures w14:val="none"/>
        </w:rPr>
        <w:t xml:space="preserve">and </w:t>
      </w:r>
      <w:r w:rsidR="00F27D86" w:rsidRPr="00F27D86">
        <w:rPr>
          <w:rFonts w:eastAsia="Times New Roman" w:cs="Times New Roman"/>
          <w:kern w:val="0"/>
          <w:lang w:val="en-IN" w:eastAsia="en-GB"/>
          <w14:ligatures w14:val="none"/>
        </w:rPr>
        <w:t>handle logistics — so your employees don't have to."</w:t>
      </w:r>
    </w:p>
    <w:p w14:paraId="5EB54F71" w14:textId="4CCFB143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HR Relationship Leads card: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br/>
        <w:t>Change to: "HR Liaison"</w:t>
      </w:r>
    </w:p>
    <w:p w14:paraId="6CB581CF" w14:textId="0430610C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Update body copy to: "Your single point of contact. Scheduling, communications, reports, escalations all handled."</w:t>
      </w:r>
    </w:p>
    <w:p w14:paraId="0A41C149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Add a care manager photos section below the four role cards:</w:t>
      </w:r>
    </w:p>
    <w:p w14:paraId="17A0D454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Add a new sub-section titled: </w:t>
      </w: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"Meet some of our care team"</w:t>
      </w:r>
    </w:p>
    <w:p w14:paraId="0FFE66F2" w14:textId="7ADBCE9F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lastRenderedPageBreak/>
        <w:t xml:space="preserve">With a brief intro line: </w:t>
      </w:r>
      <w:r w:rsidRPr="00F27D86">
        <w:rPr>
          <w:rFonts w:eastAsia="Times New Roman" w:cs="Times New Roman"/>
          <w:i/>
          <w:iCs/>
          <w:kern w:val="0"/>
          <w:lang w:val="en-IN" w:eastAsia="en-GB"/>
          <w14:ligatures w14:val="none"/>
        </w:rPr>
        <w:t>"A dedicated staff of care managers</w:t>
      </w:r>
      <w:r w:rsidR="00CE0407">
        <w:rPr>
          <w:rFonts w:eastAsia="Times New Roman" w:cs="Times New Roman"/>
          <w:i/>
          <w:iCs/>
          <w:kern w:val="0"/>
          <w:lang w:val="en-IN" w:eastAsia="en-GB"/>
          <w14:ligatures w14:val="none"/>
        </w:rPr>
        <w:t xml:space="preserve">, </w:t>
      </w:r>
      <w:r w:rsidRPr="00F27D86">
        <w:rPr>
          <w:rFonts w:eastAsia="Times New Roman" w:cs="Times New Roman"/>
          <w:i/>
          <w:iCs/>
          <w:kern w:val="0"/>
          <w:lang w:val="en-IN" w:eastAsia="en-GB"/>
          <w14:ligatures w14:val="none"/>
        </w:rPr>
        <w:t>many with a background in the Indian Armed Forces</w:t>
      </w:r>
      <w:r w:rsidR="00CE0407">
        <w:rPr>
          <w:rFonts w:eastAsia="Times New Roman" w:cs="Times New Roman"/>
          <w:i/>
          <w:iCs/>
          <w:kern w:val="0"/>
          <w:lang w:val="en-IN" w:eastAsia="en-GB"/>
          <w14:ligatures w14:val="none"/>
        </w:rPr>
        <w:t>,</w:t>
      </w:r>
      <w:r w:rsidRPr="00F27D86">
        <w:rPr>
          <w:rFonts w:eastAsia="Times New Roman" w:cs="Times New Roman"/>
          <w:i/>
          <w:iCs/>
          <w:kern w:val="0"/>
          <w:lang w:val="en-IN" w:eastAsia="en-GB"/>
          <w14:ligatures w14:val="none"/>
        </w:rPr>
        <w:t xml:space="preserve"> deployed to your workforce."</w:t>
      </w:r>
    </w:p>
    <w:p w14:paraId="3C2E0CE5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49459FE6">
          <v:rect id="Horizontal Line 9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18515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9. QUARTERLY REPORT / CHRO SECTION</w:t>
      </w:r>
    </w:p>
    <w:p w14:paraId="2E4B52F1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Current subheading under the sample report:</w:t>
      </w:r>
    </w:p>
    <w:p w14:paraId="7441E4A2" w14:textId="09187ECD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>" Built so HR can show global leadership a healthier, more engaged workforce without disclosing any individual employee's data."</w:t>
      </w:r>
    </w:p>
    <w:p w14:paraId="06EC3404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AEA6802">
          <v:rect id="Horizontal Line 10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7BF8C2" w14:textId="77777777" w:rsidR="009525C0" w:rsidRDefault="009525C0" w:rsidP="00F27D86">
      <w:pPr>
        <w:spacing w:after="0" w:line="240" w:lineRule="auto"/>
      </w:pPr>
      <w:r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 xml:space="preserve">10. </w:t>
      </w:r>
      <w:r>
        <w:fldChar w:fldCharType="begin"/>
      </w:r>
      <w:r>
        <w:instrText xml:space="preserve"> INCLUDEPICTURE "https://vivek-kandula-strux.github.io/health-website/onsite-clinic-900.webp"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4EE807" wp14:editId="05960273">
            <wp:extent cx="3037034" cy="2278280"/>
            <wp:effectExtent l="0" t="0" r="0" b="0"/>
            <wp:docPr id="1066153022" name="Picture 1" descr="An Anara physician at an on-site corporate cli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n Anara physician at an on-site corporate clin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99" cy="231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14:paraId="6876CE5D" w14:textId="7629A3C0" w:rsidR="009525C0" w:rsidRDefault="009525C0" w:rsidP="00F27D86">
      <w:pPr>
        <w:spacing w:after="0" w:line="240" w:lineRule="auto"/>
      </w:pPr>
      <w:r>
        <w:t>instead, replace with:</w:t>
      </w:r>
    </w:p>
    <w:p w14:paraId="10D1CFEE" w14:textId="395F6D81" w:rsidR="009525C0" w:rsidRDefault="009525C0" w:rsidP="00F27D86">
      <w:p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 w:val="36"/>
          <w:szCs w:val="36"/>
          <w:lang w:val="en-IN" w:eastAsia="en-GB"/>
        </w:rPr>
        <w:drawing>
          <wp:inline distT="0" distB="0" distL="0" distR="0" wp14:anchorId="1CF8CDEC" wp14:editId="2504CFA0">
            <wp:extent cx="3850209" cy="2889150"/>
            <wp:effectExtent l="0" t="0" r="0" b="0"/>
            <wp:docPr id="885982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2130" name="Picture 885982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501" cy="29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8D13" w14:textId="77777777" w:rsidR="009525C0" w:rsidRDefault="009525C0" w:rsidP="00F27D86">
      <w:p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</w:p>
    <w:p w14:paraId="32C695E0" w14:textId="5DFEED2C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0A8C985D">
          <v:rect id="Horizontal Line 11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70833A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11. LEADERSHIP TEAM SECTION</w:t>
      </w:r>
    </w:p>
    <w:p w14:paraId="2A9C0B53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76211574">
          <v:rect id="Horizontal Line 12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6B4373" w14:textId="77777777" w:rsidR="00F27D86" w:rsidRPr="00F27D86" w:rsidRDefault="00F27D86" w:rsidP="00F27D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sz w:val="36"/>
          <w:szCs w:val="36"/>
          <w:lang w:val="en-IN" w:eastAsia="en-GB"/>
          <w14:ligatures w14:val="none"/>
        </w:rPr>
        <w:t>12. TESTIMONIALS / QUOTES SECTION</w:t>
      </w:r>
    </w:p>
    <w:p w14:paraId="11076A86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Rahul's founder quote: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We will supply updated copy. Please keep the layout but hold it for revised text from us.</w:t>
      </w:r>
    </w:p>
    <w:p w14:paraId="648E3EB1" w14:textId="77777777" w:rsidR="00F27D86" w:rsidRPr="00F27D86" w:rsidRDefault="00F27D86" w:rsidP="00F27D8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 w:rsidRPr="00F27D86">
        <w:rPr>
          <w:rFonts w:eastAsia="Times New Roman" w:cs="Times New Roman"/>
          <w:b/>
          <w:bCs/>
          <w:kern w:val="0"/>
          <w:lang w:val="en-IN" w:eastAsia="en-GB"/>
          <w14:ligatures w14:val="none"/>
        </w:rPr>
        <w:t>Three anonymous HR testimonials:</w:t>
      </w:r>
      <w:r w:rsidRPr="00F27D86">
        <w:rPr>
          <w:rFonts w:eastAsia="Times New Roman" w:cs="Times New Roman"/>
          <w:kern w:val="0"/>
          <w:lang w:val="en-IN" w:eastAsia="en-GB"/>
          <w14:ligatures w14:val="none"/>
        </w:rPr>
        <w:t xml:space="preserve"> We have edits to the language on these. We will supply the revised versions within 24 hours. Please hold the layout.</w:t>
      </w:r>
    </w:p>
    <w:p w14:paraId="4007E5FE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1FFA8931">
          <v:rect id="Horizontal Line 13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FDF558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56C23F28">
          <v:rect id="Horizontal Line 14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B2DE9D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45090385">
          <v:rect id="Horizontal Line 1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990958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A29CF9B">
          <v:rect id="Horizontal Line 16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B51F7A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204AC703">
          <v:rect id="Horizontal Line 17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857007" w14:textId="77777777" w:rsidR="00F27D86" w:rsidRPr="00F27D86" w:rsidRDefault="00A221FC" w:rsidP="00F27D86">
      <w:pPr>
        <w:spacing w:after="0" w:line="240" w:lineRule="auto"/>
        <w:rPr>
          <w:rFonts w:eastAsia="Times New Roman" w:cs="Times New Roman"/>
          <w:kern w:val="0"/>
          <w:lang w:val="en-IN" w:eastAsia="en-GB"/>
          <w14:ligatures w14:val="none"/>
        </w:rPr>
      </w:pPr>
      <w:r>
        <w:rPr>
          <w:noProof/>
        </w:rPr>
      </w:r>
      <w:r>
        <w:pict w14:anchorId="308BCA41">
          <v:rect id="Horizontal Lin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FDF437" w14:textId="77777777" w:rsidR="009E5858" w:rsidRPr="00F27D86" w:rsidRDefault="009E5858"/>
    <w:sectPr w:rsidR="009E5858" w:rsidRPr="00F27D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432"/>
    <w:multiLevelType w:val="multilevel"/>
    <w:tmpl w:val="526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391"/>
    <w:multiLevelType w:val="multilevel"/>
    <w:tmpl w:val="C7C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C4CFD"/>
    <w:multiLevelType w:val="multilevel"/>
    <w:tmpl w:val="A5BA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A3F81"/>
    <w:multiLevelType w:val="multilevel"/>
    <w:tmpl w:val="F536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33D19"/>
    <w:multiLevelType w:val="multilevel"/>
    <w:tmpl w:val="68C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671D"/>
    <w:multiLevelType w:val="multilevel"/>
    <w:tmpl w:val="2E9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3CFB"/>
    <w:multiLevelType w:val="multilevel"/>
    <w:tmpl w:val="474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81811"/>
    <w:multiLevelType w:val="multilevel"/>
    <w:tmpl w:val="F12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9620C"/>
    <w:multiLevelType w:val="multilevel"/>
    <w:tmpl w:val="4C50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4F7ACD"/>
    <w:multiLevelType w:val="multilevel"/>
    <w:tmpl w:val="C1C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C0072"/>
    <w:multiLevelType w:val="multilevel"/>
    <w:tmpl w:val="999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703255">
    <w:abstractNumId w:val="8"/>
  </w:num>
  <w:num w:numId="2" w16cid:durableId="1977223457">
    <w:abstractNumId w:val="5"/>
  </w:num>
  <w:num w:numId="3" w16cid:durableId="85418492">
    <w:abstractNumId w:val="9"/>
  </w:num>
  <w:num w:numId="4" w16cid:durableId="1536848377">
    <w:abstractNumId w:val="7"/>
  </w:num>
  <w:num w:numId="5" w16cid:durableId="61099713">
    <w:abstractNumId w:val="3"/>
  </w:num>
  <w:num w:numId="6" w16cid:durableId="1255632617">
    <w:abstractNumId w:val="1"/>
  </w:num>
  <w:num w:numId="7" w16cid:durableId="1741979602">
    <w:abstractNumId w:val="6"/>
  </w:num>
  <w:num w:numId="8" w16cid:durableId="1785879104">
    <w:abstractNumId w:val="10"/>
  </w:num>
  <w:num w:numId="9" w16cid:durableId="1855143106">
    <w:abstractNumId w:val="0"/>
  </w:num>
  <w:num w:numId="10" w16cid:durableId="2026444308">
    <w:abstractNumId w:val="2"/>
  </w:num>
  <w:num w:numId="11" w16cid:durableId="201838240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Jason Paruthi">
    <w15:presenceInfo w15:providerId="AD" w15:userId="S::Jason@Anara.health::62b3c64a-8fe1-4d77-a8a7-29b532b7af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86"/>
    <w:rsid w:val="00043023"/>
    <w:rsid w:val="00107E25"/>
    <w:rsid w:val="00174B6A"/>
    <w:rsid w:val="00194A52"/>
    <w:rsid w:val="00261B7A"/>
    <w:rsid w:val="002C1060"/>
    <w:rsid w:val="0036027C"/>
    <w:rsid w:val="0036505F"/>
    <w:rsid w:val="0039797D"/>
    <w:rsid w:val="00540537"/>
    <w:rsid w:val="00556713"/>
    <w:rsid w:val="00600EE1"/>
    <w:rsid w:val="006550AE"/>
    <w:rsid w:val="006E0FF6"/>
    <w:rsid w:val="0074183C"/>
    <w:rsid w:val="007914B1"/>
    <w:rsid w:val="007A6F76"/>
    <w:rsid w:val="008720CB"/>
    <w:rsid w:val="009262F7"/>
    <w:rsid w:val="009525C0"/>
    <w:rsid w:val="009E5858"/>
    <w:rsid w:val="00A221FC"/>
    <w:rsid w:val="00A52FB3"/>
    <w:rsid w:val="00A545CD"/>
    <w:rsid w:val="00A56668"/>
    <w:rsid w:val="00A60F00"/>
    <w:rsid w:val="00AC3104"/>
    <w:rsid w:val="00B1258B"/>
    <w:rsid w:val="00BD4CF6"/>
    <w:rsid w:val="00C30B6F"/>
    <w:rsid w:val="00C7093D"/>
    <w:rsid w:val="00CA2839"/>
    <w:rsid w:val="00CE0407"/>
    <w:rsid w:val="00D05BC8"/>
    <w:rsid w:val="00D57959"/>
    <w:rsid w:val="00DE21F6"/>
    <w:rsid w:val="00E563D1"/>
    <w:rsid w:val="00F1187A"/>
    <w:rsid w:val="00F244D9"/>
    <w:rsid w:val="00F27D86"/>
    <w:rsid w:val="00F86371"/>
    <w:rsid w:val="00FA7CB9"/>
    <w:rsid w:val="00FB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D61285D"/>
  <w15:chartTrackingRefBased/>
  <w15:docId w15:val="{D764D99E-FDD5-DC44-B730-F00B0CCA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7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D8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D8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D8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D8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D8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D8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D8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D8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D8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D8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D8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7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7D86"/>
    <w:rPr>
      <w:b/>
      <w:bCs/>
    </w:rPr>
  </w:style>
  <w:style w:type="character" w:styleId="Emphasis">
    <w:name w:val="Emphasis"/>
    <w:basedOn w:val="DefaultParagraphFont"/>
    <w:uiPriority w:val="20"/>
    <w:qFormat/>
    <w:rsid w:val="00F27D86"/>
    <w:rPr>
      <w:i/>
      <w:iCs/>
    </w:rPr>
  </w:style>
  <w:style w:type="paragraph" w:styleId="Revision">
    <w:name w:val="Revision"/>
    <w:hidden/>
    <w:uiPriority w:val="99"/>
    <w:semiHidden/>
    <w:rsid w:val="00174B6A"/>
    <w:pPr>
      <w:spacing w:after="0" w:line="240" w:lineRule="auto"/>
    </w:pPr>
    <w:rPr>
      <w:lang w:val="en-US"/>
    </w:rPr>
  </w:style>
  <w:style w:type="paragraph" w:customStyle="1" w:styleId="hero-stats-footnote">
    <w:name w:val="hero-stats-footnote"/>
    <w:basedOn w:val="Normal"/>
    <w:rsid w:val="00F86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735</Words>
  <Characters>4017</Characters>
  <Application>Microsoft Office Word</Application>
  <DocSecurity>0</DocSecurity>
  <Lines>105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Jason Paruthi</dc:creator>
  <cp:keywords/>
  <dc:description/>
  <cp:lastModifiedBy>Dr. Jason Paruthi</cp:lastModifiedBy>
  <cp:revision>40</cp:revision>
  <dcterms:created xsi:type="dcterms:W3CDTF">2026-05-28T07:10:00Z</dcterms:created>
  <dcterms:modified xsi:type="dcterms:W3CDTF">2026-05-28T08:11:00Z</dcterms:modified>
</cp:coreProperties>
</file>